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51FB2" w14:textId="67A71142" w:rsidR="00585D27" w:rsidRPr="00DD7061" w:rsidRDefault="00410A17">
      <w:pPr>
        <w:rPr>
          <w:rFonts w:ascii="Arial" w:hAnsi="Arial" w:cs="Arial"/>
          <w:b/>
          <w:bCs/>
        </w:rPr>
      </w:pPr>
      <w:r w:rsidRPr="00DD7061">
        <w:rPr>
          <w:rFonts w:ascii="Arial" w:hAnsi="Arial" w:cs="Arial"/>
          <w:b/>
          <w:bCs/>
        </w:rPr>
        <w:t xml:space="preserve">Figure </w:t>
      </w:r>
      <w:ins w:id="0" w:author="Beckman, Micaela" w:date="2023-03-08T09:38:00Z">
        <w:r w:rsidR="00BC0C9F">
          <w:rPr>
            <w:rFonts w:ascii="Arial" w:hAnsi="Arial" w:cs="Arial"/>
            <w:b/>
            <w:bCs/>
          </w:rPr>
          <w:t>S1</w:t>
        </w:r>
      </w:ins>
      <w:del w:id="1" w:author="Beckman, Micaela" w:date="2023-03-08T09:38:00Z">
        <w:r w:rsidRPr="00DD7061" w:rsidDel="00BC0C9F">
          <w:rPr>
            <w:rFonts w:ascii="Arial" w:hAnsi="Arial" w:cs="Arial"/>
            <w:b/>
            <w:bCs/>
          </w:rPr>
          <w:delText>2</w:delText>
        </w:r>
      </w:del>
      <w:r w:rsidRPr="00DD7061">
        <w:rPr>
          <w:rFonts w:ascii="Arial" w:hAnsi="Arial" w:cs="Arial"/>
          <w:b/>
          <w:bCs/>
        </w:rPr>
        <w:t xml:space="preserve">. Visualization of </w:t>
      </w:r>
      <w:r w:rsidR="00980E0F">
        <w:rPr>
          <w:rFonts w:ascii="Arial" w:hAnsi="Arial" w:cs="Arial"/>
          <w:b/>
          <w:bCs/>
        </w:rPr>
        <w:t xml:space="preserve">SNP profile-based </w:t>
      </w:r>
      <w:r w:rsidRPr="00DD7061">
        <w:rPr>
          <w:rFonts w:ascii="Arial" w:hAnsi="Arial" w:cs="Arial"/>
          <w:b/>
          <w:bCs/>
        </w:rPr>
        <w:t>principal component</w:t>
      </w:r>
      <w:r w:rsidR="006F006A">
        <w:rPr>
          <w:rFonts w:ascii="Arial" w:hAnsi="Arial" w:cs="Arial"/>
          <w:b/>
          <w:bCs/>
        </w:rPr>
        <w:t xml:space="preserve"> analysis</w:t>
      </w:r>
    </w:p>
    <w:p w14:paraId="3A096883" w14:textId="0F7B5B71" w:rsidR="00410A17" w:rsidRPr="00DD7061" w:rsidRDefault="00410A17">
      <w:pPr>
        <w:rPr>
          <w:rFonts w:ascii="Arial" w:hAnsi="Arial" w:cs="Arial"/>
          <w:b/>
          <w:bCs/>
        </w:rPr>
      </w:pPr>
      <w:r w:rsidRPr="00DD7061">
        <w:rPr>
          <w:rFonts w:ascii="Arial" w:hAnsi="Arial" w:cs="Arial"/>
          <w:b/>
          <w:bCs/>
          <w:noProof/>
        </w:rPr>
        <w:drawing>
          <wp:inline distT="0" distB="0" distL="0" distR="0" wp14:anchorId="4F85B7CF" wp14:editId="4DCB68AC">
            <wp:extent cx="8229600" cy="3954780"/>
            <wp:effectExtent l="0" t="0" r="0" b="762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B713" w14:textId="455CA058" w:rsidR="00410A17" w:rsidRPr="00DD7061" w:rsidRDefault="00BF68D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Legend</w:t>
      </w:r>
      <w:r w:rsidR="00410A17" w:rsidRPr="00DD7061">
        <w:rPr>
          <w:rFonts w:ascii="Arial" w:hAnsi="Arial" w:cs="Arial"/>
          <w:b/>
          <w:bCs/>
        </w:rPr>
        <w:t>.</w:t>
      </w:r>
    </w:p>
    <w:p w14:paraId="2B72306E" w14:textId="0A76411D" w:rsidR="00410A17" w:rsidRPr="00DD7061" w:rsidRDefault="00411CF9">
      <w:pPr>
        <w:rPr>
          <w:rFonts w:ascii="Arial" w:hAnsi="Arial" w:cs="Arial"/>
        </w:rPr>
      </w:pPr>
      <w:r>
        <w:rPr>
          <w:rFonts w:ascii="Arial" w:hAnsi="Arial" w:cs="Arial"/>
        </w:rPr>
        <w:t>SNP-based v</w:t>
      </w:r>
      <w:r w:rsidR="00410A17" w:rsidRPr="00DD7061">
        <w:rPr>
          <w:rFonts w:ascii="Arial" w:hAnsi="Arial" w:cs="Arial"/>
        </w:rPr>
        <w:t xml:space="preserve">isualization of principal components for </w:t>
      </w:r>
      <w:proofErr w:type="spellStart"/>
      <w:r w:rsidR="00410A17" w:rsidRPr="00DD7061">
        <w:rPr>
          <w:rFonts w:ascii="Arial" w:hAnsi="Arial" w:cs="Arial"/>
        </w:rPr>
        <w:t>cGVHD</w:t>
      </w:r>
      <w:proofErr w:type="spellEnd"/>
      <w:r w:rsidR="00410A17" w:rsidRPr="00DD7061">
        <w:rPr>
          <w:rFonts w:ascii="Arial" w:hAnsi="Arial" w:cs="Arial"/>
        </w:rPr>
        <w:t>- group (</w:t>
      </w:r>
      <w:r w:rsidR="00617676">
        <w:rPr>
          <w:rFonts w:ascii="Arial" w:hAnsi="Arial" w:cs="Arial"/>
        </w:rPr>
        <w:t>N</w:t>
      </w:r>
      <w:r w:rsidR="00632226">
        <w:rPr>
          <w:rFonts w:ascii="Arial" w:hAnsi="Arial" w:cs="Arial"/>
        </w:rPr>
        <w:t xml:space="preserve">=66, </w:t>
      </w:r>
      <w:r w:rsidR="00410A17" w:rsidRPr="00DD7061">
        <w:rPr>
          <w:rFonts w:ascii="Arial" w:hAnsi="Arial" w:cs="Arial"/>
        </w:rPr>
        <w:t xml:space="preserve">blue) compared to the </w:t>
      </w:r>
      <w:proofErr w:type="spellStart"/>
      <w:r w:rsidR="00410A17" w:rsidRPr="00DD7061">
        <w:rPr>
          <w:rFonts w:ascii="Arial" w:hAnsi="Arial" w:cs="Arial"/>
        </w:rPr>
        <w:t>cGVHD</w:t>
      </w:r>
      <w:proofErr w:type="spellEnd"/>
      <w:r w:rsidR="00410A17" w:rsidRPr="00DD7061">
        <w:rPr>
          <w:rFonts w:ascii="Arial" w:hAnsi="Arial" w:cs="Arial"/>
        </w:rPr>
        <w:t>+ group (</w:t>
      </w:r>
      <w:r w:rsidR="00617676">
        <w:rPr>
          <w:rFonts w:ascii="Arial" w:hAnsi="Arial" w:cs="Arial"/>
        </w:rPr>
        <w:t>N</w:t>
      </w:r>
      <w:r w:rsidR="00BF68D4">
        <w:rPr>
          <w:rFonts w:ascii="Arial" w:hAnsi="Arial" w:cs="Arial"/>
        </w:rPr>
        <w:t xml:space="preserve">=16; </w:t>
      </w:r>
      <w:r w:rsidR="00410A17" w:rsidRPr="00DD7061">
        <w:rPr>
          <w:rFonts w:ascii="Arial" w:hAnsi="Arial" w:cs="Arial"/>
        </w:rPr>
        <w:t>red) from eigenvalues generated using PLINK2</w:t>
      </w:r>
      <w:r w:rsidR="00BF68D4">
        <w:rPr>
          <w:rFonts w:ascii="Arial" w:hAnsi="Arial" w:cs="Arial"/>
          <w:vertAlign w:val="subscript"/>
        </w:rPr>
        <w:t>v3.7</w:t>
      </w:r>
      <w:r w:rsidR="00410A17" w:rsidRPr="00DD7061">
        <w:rPr>
          <w:rFonts w:ascii="Arial" w:hAnsi="Arial" w:cs="Arial"/>
        </w:rPr>
        <w:t xml:space="preserve"> show</w:t>
      </w:r>
      <w:r w:rsidR="000B2810">
        <w:rPr>
          <w:rFonts w:ascii="Arial" w:hAnsi="Arial" w:cs="Arial"/>
        </w:rPr>
        <w:t>s</w:t>
      </w:r>
      <w:r w:rsidR="00410A17" w:rsidRPr="00DD7061">
        <w:rPr>
          <w:rFonts w:ascii="Arial" w:hAnsi="Arial" w:cs="Arial"/>
        </w:rPr>
        <w:t xml:space="preserve"> no significant differences in the variation of SNP features in each group. Visualization of the first four principal components (out of a total of 10) was created using </w:t>
      </w:r>
      <w:r w:rsidR="00BF68D4">
        <w:rPr>
          <w:rFonts w:ascii="Arial" w:hAnsi="Arial" w:cs="Arial"/>
        </w:rPr>
        <w:t>P</w:t>
      </w:r>
      <w:r w:rsidR="00410A17" w:rsidRPr="00DD7061">
        <w:rPr>
          <w:rFonts w:ascii="Arial" w:hAnsi="Arial" w:cs="Arial"/>
        </w:rPr>
        <w:t>ython</w:t>
      </w:r>
      <w:r w:rsidR="00BF68D4">
        <w:rPr>
          <w:rFonts w:ascii="Arial" w:hAnsi="Arial" w:cs="Arial"/>
          <w:vertAlign w:val="subscript"/>
        </w:rPr>
        <w:t>v3.9.13</w:t>
      </w:r>
      <w:r w:rsidR="00410A17" w:rsidRPr="00DD7061">
        <w:rPr>
          <w:rFonts w:ascii="Arial" w:hAnsi="Arial" w:cs="Arial"/>
        </w:rPr>
        <w:t>, plotly</w:t>
      </w:r>
      <w:r w:rsidR="00BF68D4">
        <w:rPr>
          <w:rFonts w:ascii="Arial" w:hAnsi="Arial" w:cs="Arial"/>
          <w:vertAlign w:val="subscript"/>
        </w:rPr>
        <w:t>v5.11.0</w:t>
      </w:r>
      <w:r w:rsidR="00410A17" w:rsidRPr="00DD7061">
        <w:rPr>
          <w:rFonts w:ascii="Arial" w:hAnsi="Arial" w:cs="Arial"/>
        </w:rPr>
        <w:t xml:space="preserve"> and sklearn</w:t>
      </w:r>
      <w:r w:rsidR="00BF68D4">
        <w:rPr>
          <w:rFonts w:ascii="Arial" w:hAnsi="Arial" w:cs="Arial"/>
          <w:vertAlign w:val="subscript"/>
        </w:rPr>
        <w:t>v1.1.1</w:t>
      </w:r>
      <w:r w:rsidR="00410A17" w:rsidRPr="00DD7061">
        <w:rPr>
          <w:rFonts w:ascii="Arial" w:hAnsi="Arial" w:cs="Arial"/>
        </w:rPr>
        <w:t xml:space="preserve"> opensource python packages.</w:t>
      </w:r>
    </w:p>
    <w:sectPr w:rsidR="00410A17" w:rsidRPr="00DD7061" w:rsidSect="00410A1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ckman, Micaela">
    <w15:presenceInfo w15:providerId="AD" w15:userId="S::Micaela.Beckman@atriumhealth.org::04948a8b-35eb-4771-9555-5492a95ab0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A17"/>
    <w:rsid w:val="00072693"/>
    <w:rsid w:val="000B2810"/>
    <w:rsid w:val="00410A17"/>
    <w:rsid w:val="00411CF9"/>
    <w:rsid w:val="004A2735"/>
    <w:rsid w:val="00585D27"/>
    <w:rsid w:val="00617676"/>
    <w:rsid w:val="00632226"/>
    <w:rsid w:val="006F006A"/>
    <w:rsid w:val="00980E0F"/>
    <w:rsid w:val="00BC0C9F"/>
    <w:rsid w:val="00BF68D4"/>
    <w:rsid w:val="00DD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CA12A6"/>
  <w14:defaultImageDpi w14:val="32767"/>
  <w15:chartTrackingRefBased/>
  <w15:docId w15:val="{A6631AB4-21BE-4F66-863A-A08A1A776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411C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people" Target="people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Beckman, Micaela</dc:creator>
  <cp:keywords/>
  <dc:description/>
  <cp:lastModifiedBy>Beckman, Micaela</cp:lastModifiedBy>
  <cp:revision>2</cp:revision>
  <dcterms:created xsi:type="dcterms:W3CDTF">2023-03-08T14:38:00Z</dcterms:created>
  <dcterms:modified xsi:type="dcterms:W3CDTF">2023-03-08T14:38:00Z</dcterms:modified>
</cp:coreProperties>
</file>